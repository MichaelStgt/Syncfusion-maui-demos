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407B7" w14:textId="77777777" w:rsidR="00667E1D" w:rsidRPr="00EB58B2" w:rsidRDefault="00667E1D" w:rsidP="00667E1D">
      <w:pPr>
        <w:pStyle w:val="Heading1"/>
        <w:jc w:val="center"/>
        <w:rPr>
          <w:rFonts w:asciiTheme="minorHAnsi" w:hAnsiTheme="minorHAnsi" w:cstheme="minorHAnsi"/>
        </w:rPr>
      </w:pPr>
      <w:r w:rsidRPr="00EB58B2">
        <w:rPr>
          <w:rFonts w:asciiTheme="minorHAnsi" w:eastAsia="Calibri" w:hAnsiTheme="minorHAnsi" w:cstheme="minorHAnsi"/>
          <w:sz w:val="36"/>
        </w:rPr>
        <w:t>Adventure Works Cycles</w:t>
      </w:r>
    </w:p>
    <w:p w14:paraId="4C68A64F" w14:textId="0505AC36" w:rsidR="00667E1D" w:rsidRPr="00EB58B2" w:rsidRDefault="00667E1D" w:rsidP="00314B06">
      <w:pPr>
        <w:ind w:firstLine="720"/>
        <w:jc w:val="both"/>
        <w:rPr>
          <w:rFonts w:asciiTheme="minorHAnsi" w:hAnsiTheme="minorHAnsi" w:cstheme="minorHAnsi"/>
        </w:rPr>
      </w:pPr>
      <w:r w:rsidRPr="00EB58B2">
        <w:rPr>
          <w:rFonts w:asciiTheme="minorHAnsi" w:hAnsiTheme="minorHAnsi" w:cstheme="minorHAnsi"/>
        </w:rPr>
        <w:t xml:space="preserve">Adventure Works Cycles, the fictitious </w:t>
      </w:r>
      <w:del w:id="0" w:author="Mathan Kumar Varadharaja Perumal" w:date="2022-06-21T22:27:00Z">
        <w:r w:rsidR="00314B06" w:rsidDel="00314B06">
          <w:rPr>
            <w:rFonts w:asciiTheme="minorHAnsi" w:hAnsiTheme="minorHAnsi" w:cstheme="minorHAnsi"/>
          </w:rPr>
          <w:delText xml:space="preserve">American </w:delText>
        </w:r>
      </w:del>
      <w:bookmarkStart w:id="1" w:name="_GoBack"/>
      <w:bookmarkEnd w:id="1"/>
      <w:r w:rsidRPr="00EB58B2">
        <w:rPr>
          <w:rFonts w:asciiTheme="minorHAnsi" w:hAnsiTheme="minorHAnsi" w:cstheme="minorHAnsi"/>
        </w:rPr>
        <w:t>company on which the Adventure</w:t>
      </w:r>
      <w:r w:rsidR="006F2721" w:rsidRPr="00EB58B2">
        <w:rPr>
          <w:rFonts w:asciiTheme="minorHAnsi" w:hAnsiTheme="minorHAnsi" w:cstheme="minorHAnsi"/>
        </w:rPr>
        <w:t xml:space="preserve"> </w:t>
      </w:r>
      <w:r w:rsidRPr="00EB58B2">
        <w:rPr>
          <w:rFonts w:asciiTheme="minorHAnsi" w:hAnsiTheme="minorHAnsi" w:cstheme="minorHAnsi"/>
        </w:rPr>
        <w:t>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Pr="00EB58B2" w:rsidRDefault="00667E1D" w:rsidP="00314B06">
      <w:pPr>
        <w:ind w:firstLine="720"/>
        <w:jc w:val="both"/>
        <w:rPr>
          <w:rFonts w:asciiTheme="minorHAnsi" w:hAnsiTheme="minorHAnsi" w:cstheme="minorHAnsi"/>
        </w:rPr>
      </w:pPr>
    </w:p>
    <w:p w14:paraId="3AF70304" w14:textId="11C20713" w:rsidR="00667E1D" w:rsidRPr="00EB58B2" w:rsidRDefault="00667E1D" w:rsidP="00314B06">
      <w:pPr>
        <w:ind w:firstLine="720"/>
        <w:jc w:val="both"/>
        <w:rPr>
          <w:rFonts w:asciiTheme="minorHAnsi" w:hAnsiTheme="minorHAnsi" w:cstheme="minorHAnsi"/>
        </w:rPr>
      </w:pPr>
      <w:r w:rsidRPr="00F408CF">
        <w:rPr>
          <w:rFonts w:asciiTheme="minorHAnsi" w:hAnsiTheme="minorHAnsi" w:cstheme="minorHAnsi"/>
        </w:rPr>
        <w:t>In 2000, Adventure Works Cycles bought a small manufacturing plant, Import</w:t>
      </w:r>
      <w:r w:rsidR="006F2721" w:rsidRPr="00F408CF">
        <w:rPr>
          <w:rFonts w:asciiTheme="minorHAnsi" w:hAnsiTheme="minorHAnsi" w:cstheme="minorHAnsi"/>
        </w:rPr>
        <w:t xml:space="preserve"> </w:t>
      </w:r>
      <w:r w:rsidRPr="00F408CF">
        <w:rPr>
          <w:rFonts w:asciiTheme="minorHAnsi" w:hAnsiTheme="minorHAnsi" w:cstheme="minorHAnsi"/>
        </w:rPr>
        <w:t>adores Neptuno, located in Mexico. Import</w:t>
      </w:r>
      <w:r w:rsidR="006F2721" w:rsidRPr="00F408CF">
        <w:rPr>
          <w:rFonts w:asciiTheme="minorHAnsi" w:hAnsiTheme="minorHAnsi" w:cstheme="minorHAnsi"/>
        </w:rPr>
        <w:t xml:space="preserve"> </w:t>
      </w:r>
      <w:r w:rsidRPr="00F408CF">
        <w:rPr>
          <w:rFonts w:asciiTheme="minorHAnsi" w:hAnsiTheme="minorHAnsi" w:cstheme="minorHAnsi"/>
        </w:rPr>
        <w:t>adores Neptuno manufactures several critical subcomponents for the Adventure Works Cycles product line. These subcomponents are shipped to the Bothell location for final product assembly. In 2001, Import</w:t>
      </w:r>
      <w:r w:rsidR="006F2721" w:rsidRPr="00F408CF">
        <w:rPr>
          <w:rFonts w:asciiTheme="minorHAnsi" w:hAnsiTheme="minorHAnsi" w:cstheme="minorHAnsi"/>
        </w:rPr>
        <w:t xml:space="preserve"> </w:t>
      </w:r>
      <w:r w:rsidRPr="00F408CF">
        <w:rPr>
          <w:rFonts w:asciiTheme="minorHAnsi" w:hAnsiTheme="minorHAnsi" w:cstheme="minorHAnsi"/>
        </w:rPr>
        <w:t>adores Neptuno, became the sole manufacturer and distributor of the touring bicycle product group</w:t>
      </w:r>
      <w:r w:rsidRPr="00EB58B2">
        <w:rPr>
          <w:rFonts w:asciiTheme="minorHAnsi" w:hAnsiTheme="minorHAnsi" w:cstheme="minorHAnsi"/>
        </w:rPr>
        <w:t>.</w:t>
      </w:r>
    </w:p>
    <w:p w14:paraId="588BF7E2" w14:textId="77777777" w:rsidR="00CF2A44" w:rsidRPr="00EB58B2" w:rsidRDefault="00CF2A44" w:rsidP="00E21C87">
      <w:pPr>
        <w:jc w:val="both"/>
        <w:rPr>
          <w:rFonts w:asciiTheme="minorHAnsi" w:hAnsiTheme="minorHAnsi" w:cstheme="minorHAnsi"/>
        </w:rPr>
      </w:pPr>
    </w:p>
    <w:p w14:paraId="3E5DCDAA" w14:textId="77638909" w:rsidR="0017349B" w:rsidRDefault="00667E1D" w:rsidP="00667E1D">
      <w:pPr>
        <w:pStyle w:val="Heading1"/>
        <w:jc w:val="both"/>
        <w:rPr>
          <w:rFonts w:asciiTheme="minorHAnsi" w:eastAsia="Calibri" w:hAnsiTheme="minorHAnsi" w:cstheme="minorHAnsi"/>
        </w:rPr>
      </w:pPr>
      <w:r w:rsidRPr="00EB58B2">
        <w:rPr>
          <w:rFonts w:asciiTheme="minorHAnsi" w:eastAsia="Calibri" w:hAnsiTheme="minorHAnsi" w:cstheme="minorHAnsi"/>
        </w:rPr>
        <w:t>Product Overview</w:t>
      </w:r>
    </w:p>
    <w:p w14:paraId="408D1302" w14:textId="77777777" w:rsidR="000B7CEC" w:rsidRPr="000B7CEC" w:rsidRDefault="000B7CEC" w:rsidP="00667E1D">
      <w:pPr>
        <w:pStyle w:val="Heading1"/>
        <w:jc w:val="both"/>
        <w:rPr>
          <w:rFonts w:asciiTheme="minorHAnsi" w:eastAsia="Calibri" w:hAnsiTheme="minorHAnsi" w:cstheme="minorHAnsi"/>
        </w:rPr>
      </w:pPr>
    </w:p>
    <w:tbl>
      <w:tblPr>
        <w:tblpPr w:leftFromText="180" w:rightFromText="180" w:vertAnchor="text" w:horzAnchor="page" w:tblpX="2281" w:tblpY="-50"/>
        <w:tblOverlap w:val="never"/>
        <w:tblW w:w="8514" w:type="dxa"/>
        <w:tblLook w:val="04A0" w:firstRow="1" w:lastRow="0" w:firstColumn="1" w:lastColumn="0" w:noHBand="0" w:noVBand="1"/>
      </w:tblPr>
      <w:tblGrid>
        <w:gridCol w:w="4257"/>
        <w:gridCol w:w="4257"/>
      </w:tblGrid>
      <w:tr w:rsidR="00667E1D" w:rsidRPr="00EB58B2" w14:paraId="02F5567A" w14:textId="77777777" w:rsidTr="00845F1A">
        <w:trPr>
          <w:trHeight w:val="2815"/>
        </w:trPr>
        <w:tc>
          <w:tcPr>
            <w:tcW w:w="4257" w:type="dxa"/>
            <w:shd w:val="clear" w:color="auto" w:fill="auto"/>
            <w:vAlign w:val="center"/>
          </w:tcPr>
          <w:p w14:paraId="54BC4AD7" w14:textId="26B9568A" w:rsidR="00667E1D" w:rsidRPr="00EB58B2" w:rsidRDefault="00667E1D" w:rsidP="00845F1A">
            <w:pPr>
              <w:jc w:val="center"/>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9264" behindDoc="0" locked="0" layoutInCell="1" allowOverlap="1" wp14:anchorId="6E5711DA" wp14:editId="214028CF">
                  <wp:simplePos x="0" y="0"/>
                  <wp:positionH relativeFrom="column">
                    <wp:posOffset>208915</wp:posOffset>
                  </wp:positionH>
                  <wp:positionV relativeFrom="paragraph">
                    <wp:posOffset>-1055370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257" w:type="dxa"/>
            <w:shd w:val="clear" w:color="auto" w:fill="auto"/>
          </w:tcPr>
          <w:p w14:paraId="568FF19F"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Mountain-200</w:t>
            </w:r>
          </w:p>
          <w:p w14:paraId="6B354098"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Product No: BK-M68B-38</w:t>
            </w:r>
          </w:p>
          <w:p w14:paraId="74FBED45"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38</w:t>
            </w:r>
          </w:p>
          <w:p w14:paraId="7FCA593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25</w:t>
            </w:r>
          </w:p>
          <w:p w14:paraId="10CC80A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$2,294.99</w:t>
            </w:r>
          </w:p>
          <w:p w14:paraId="10701DAD" w14:textId="77777777" w:rsidR="00667E1D" w:rsidRPr="00EB58B2" w:rsidRDefault="00667E1D" w:rsidP="00845F1A">
            <w:pPr>
              <w:jc w:val="both"/>
              <w:rPr>
                <w:rFonts w:asciiTheme="minorHAnsi" w:hAnsiTheme="minorHAnsi" w:cstheme="minorHAnsi"/>
              </w:rPr>
            </w:pPr>
          </w:p>
          <w:p w14:paraId="382F2042" w14:textId="77777777" w:rsidR="00667E1D" w:rsidRPr="00EB58B2" w:rsidRDefault="00667E1D" w:rsidP="00845F1A">
            <w:pPr>
              <w:jc w:val="both"/>
              <w:rPr>
                <w:rFonts w:asciiTheme="minorHAnsi" w:hAnsiTheme="minorHAnsi" w:cstheme="minorHAnsi"/>
              </w:rPr>
            </w:pPr>
          </w:p>
        </w:tc>
      </w:tr>
      <w:tr w:rsidR="00667E1D" w:rsidRPr="00EB58B2" w14:paraId="206C7480" w14:textId="77777777" w:rsidTr="00845F1A">
        <w:trPr>
          <w:trHeight w:val="2841"/>
        </w:trPr>
        <w:tc>
          <w:tcPr>
            <w:tcW w:w="4257" w:type="dxa"/>
            <w:shd w:val="clear" w:color="auto" w:fill="auto"/>
          </w:tcPr>
          <w:p w14:paraId="19033946"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Mountain-300</w:t>
            </w:r>
          </w:p>
          <w:p w14:paraId="2BB8F9B1" w14:textId="77777777" w:rsidR="00667E1D" w:rsidRPr="00EB58B2" w:rsidRDefault="00667E1D" w:rsidP="00845F1A">
            <w:pPr>
              <w:jc w:val="both"/>
              <w:rPr>
                <w:rFonts w:asciiTheme="minorHAnsi" w:hAnsiTheme="minorHAnsi" w:cstheme="minorHAnsi"/>
              </w:rPr>
            </w:pPr>
            <w:commentRangeStart w:id="2"/>
            <w:commentRangeStart w:id="3"/>
            <w:r w:rsidRPr="00EB58B2">
              <w:rPr>
                <w:rFonts w:asciiTheme="minorHAnsi" w:hAnsiTheme="minorHAnsi" w:cstheme="minorHAnsi"/>
              </w:rPr>
              <w:t>Product No: BK-M47B-38</w:t>
            </w:r>
            <w:commentRangeEnd w:id="2"/>
            <w:r w:rsidR="000030F5">
              <w:rPr>
                <w:rStyle w:val="CommentReference"/>
              </w:rPr>
              <w:commentReference w:id="2"/>
            </w:r>
            <w:commentRangeEnd w:id="3"/>
            <w:r w:rsidR="000030F5">
              <w:rPr>
                <w:rStyle w:val="CommentReference"/>
              </w:rPr>
              <w:commentReference w:id="3"/>
            </w:r>
          </w:p>
          <w:p w14:paraId="724FBBD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35</w:t>
            </w:r>
          </w:p>
          <w:p w14:paraId="77E5037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22</w:t>
            </w:r>
          </w:p>
          <w:p w14:paraId="27C2AB19"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$1,079.99</w:t>
            </w:r>
          </w:p>
          <w:p w14:paraId="722AA0D7" w14:textId="77777777" w:rsidR="00667E1D" w:rsidRPr="00EB58B2" w:rsidRDefault="00667E1D" w:rsidP="00845F1A">
            <w:pPr>
              <w:jc w:val="both"/>
              <w:rPr>
                <w:rFonts w:asciiTheme="minorHAnsi" w:hAnsiTheme="minorHAnsi" w:cstheme="minorHAnsi"/>
              </w:rPr>
            </w:pPr>
          </w:p>
          <w:p w14:paraId="6869523D" w14:textId="77777777" w:rsidR="00667E1D" w:rsidRPr="00EB58B2" w:rsidRDefault="00667E1D" w:rsidP="00845F1A">
            <w:pPr>
              <w:jc w:val="both"/>
              <w:rPr>
                <w:rFonts w:asciiTheme="minorHAnsi" w:hAnsiTheme="minorHAnsi" w:cstheme="minorHAnsi"/>
              </w:rPr>
            </w:pPr>
          </w:p>
        </w:tc>
        <w:tc>
          <w:tcPr>
            <w:tcW w:w="4257" w:type="dxa"/>
            <w:shd w:val="clear" w:color="auto" w:fill="auto"/>
          </w:tcPr>
          <w:p w14:paraId="2B84CAFF" w14:textId="65442458" w:rsidR="00667E1D" w:rsidRPr="00EB58B2" w:rsidRDefault="00CF2A44" w:rsidP="00845F1A">
            <w:pPr>
              <w:pStyle w:val="Heading1"/>
              <w:jc w:val="both"/>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60288" behindDoc="0" locked="0" layoutInCell="1" allowOverlap="1" wp14:anchorId="1D54BB1A" wp14:editId="3EC386CB">
                  <wp:simplePos x="0" y="0"/>
                  <wp:positionH relativeFrom="column">
                    <wp:posOffset>-19050</wp:posOffset>
                  </wp:positionH>
                  <wp:positionV relativeFrom="paragraph">
                    <wp:posOffset>167640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2EFAEB50" w14:textId="017DEEC6" w:rsidR="000A543A" w:rsidRPr="00B225E6" w:rsidRDefault="000A543A" w:rsidP="0017349B">
      <w:pPr>
        <w:rPr>
          <w:rFonts w:asciiTheme="minorHAnsi" w:hAnsiTheme="minorHAnsi" w:cstheme="minorHAnsi"/>
          <w:b/>
          <w:u w:val="single"/>
        </w:rPr>
      </w:pPr>
    </w:p>
    <w:sectPr w:rsidR="000A543A" w:rsidRPr="00B225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ohanaselvam Jothi" w:date="2022-06-21T21:35:00Z" w:initials="MJ">
    <w:p w14:paraId="2110B0DA" w14:textId="38FB37B3" w:rsidR="000030F5" w:rsidRDefault="000030F5">
      <w:pPr>
        <w:pStyle w:val="CommentText"/>
      </w:pPr>
      <w:r>
        <w:rPr>
          <w:rStyle w:val="CommentReference"/>
        </w:rPr>
        <w:annotationRef/>
      </w:r>
      <w:r>
        <w:t>Is this right product no?</w:t>
      </w:r>
    </w:p>
  </w:comment>
  <w:comment w:id="3" w:author="Mohanaselvam Jothi" w:date="2022-06-21T21:35:00Z" w:initials="MJ">
    <w:p w14:paraId="160F9D51" w14:textId="119E16E0" w:rsidR="000030F5" w:rsidRDefault="000030F5">
      <w:pPr>
        <w:pStyle w:val="CommentText"/>
      </w:pPr>
      <w:r>
        <w:rPr>
          <w:rStyle w:val="CommentReference"/>
        </w:rPr>
        <w:annotationRef/>
      </w:r>
      <w:r>
        <w:t>No, Modify the product no as BKM56748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0B0DA" w15:done="0"/>
  <w15:commentEx w15:paraId="160F9D51" w15:paraIdParent="2110B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CB81D" w16cex:dateUtc="2022-06-21T16:05:00Z"/>
  <w16cex:commentExtensible w16cex:durableId="265CB83F" w16cex:dateUtc="2022-06-21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0B0DA" w16cid:durableId="265CB81D"/>
  <w16cid:commentId w16cid:paraId="160F9D51" w16cid:durableId="265CB8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B2EB3" w14:textId="77777777" w:rsidR="004E66A9" w:rsidRDefault="004E66A9" w:rsidP="008139AA">
      <w:r>
        <w:separator/>
      </w:r>
    </w:p>
  </w:endnote>
  <w:endnote w:type="continuationSeparator" w:id="0">
    <w:p w14:paraId="60DDBFC8" w14:textId="77777777" w:rsidR="004E66A9" w:rsidRDefault="004E66A9"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303A2CFA-F1E7-4834-AAC2-C21AEE2119CE}"/>
    <w:embedBold r:id="rId2" w:fontKey="{6299BB4B-540F-4901-B3C4-C78F3404CA8B}"/>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3" w:subsetted="1" w:fontKey="{E9888976-0A57-42ED-BCCC-BAFA3A662724}"/>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4B224" w14:textId="77777777" w:rsidR="004E66A9" w:rsidRDefault="004E66A9" w:rsidP="008139AA">
      <w:r>
        <w:separator/>
      </w:r>
    </w:p>
  </w:footnote>
  <w:footnote w:type="continuationSeparator" w:id="0">
    <w:p w14:paraId="161DDAD1" w14:textId="77777777" w:rsidR="004E66A9" w:rsidRDefault="004E66A9"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han Kumar Varadharaja Perumal">
    <w15:presenceInfo w15:providerId="AD" w15:userId="S::mathankumar.v@syncfusion.com::7757313e-a110-479f-8da5-22daebea7a2b"/>
  </w15:person>
  <w15:person w15:author="Mohanaselvam Jothi">
    <w15:presenceInfo w15:providerId="AD" w15:userId="S::mohanaselvam.jothi@syncfusion.com::17f43557-2793-4bd1-8d43-24e85690c2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030F5"/>
    <w:rsid w:val="000210E4"/>
    <w:rsid w:val="00044D53"/>
    <w:rsid w:val="00057420"/>
    <w:rsid w:val="000A543A"/>
    <w:rsid w:val="000B7CEC"/>
    <w:rsid w:val="001425B9"/>
    <w:rsid w:val="0015734A"/>
    <w:rsid w:val="0017349B"/>
    <w:rsid w:val="00177E87"/>
    <w:rsid w:val="0018445A"/>
    <w:rsid w:val="00252D3F"/>
    <w:rsid w:val="00256A98"/>
    <w:rsid w:val="00314B06"/>
    <w:rsid w:val="00393AA2"/>
    <w:rsid w:val="003F7174"/>
    <w:rsid w:val="004B244C"/>
    <w:rsid w:val="004B4CD7"/>
    <w:rsid w:val="004E66A9"/>
    <w:rsid w:val="00525AD4"/>
    <w:rsid w:val="00585D72"/>
    <w:rsid w:val="005B35BF"/>
    <w:rsid w:val="00642E0E"/>
    <w:rsid w:val="00655490"/>
    <w:rsid w:val="00667E1D"/>
    <w:rsid w:val="00673124"/>
    <w:rsid w:val="006B52F0"/>
    <w:rsid w:val="006F2721"/>
    <w:rsid w:val="007B2972"/>
    <w:rsid w:val="007D3AF8"/>
    <w:rsid w:val="00811B75"/>
    <w:rsid w:val="008139AA"/>
    <w:rsid w:val="00845F1A"/>
    <w:rsid w:val="008973AF"/>
    <w:rsid w:val="009140A5"/>
    <w:rsid w:val="009140C3"/>
    <w:rsid w:val="00985F31"/>
    <w:rsid w:val="009B112E"/>
    <w:rsid w:val="00A3705A"/>
    <w:rsid w:val="00A52425"/>
    <w:rsid w:val="00A63E50"/>
    <w:rsid w:val="00A84F0D"/>
    <w:rsid w:val="00AE611F"/>
    <w:rsid w:val="00B225E6"/>
    <w:rsid w:val="00B25867"/>
    <w:rsid w:val="00C00E65"/>
    <w:rsid w:val="00C11F99"/>
    <w:rsid w:val="00C16818"/>
    <w:rsid w:val="00C77CE5"/>
    <w:rsid w:val="00CE3FF8"/>
    <w:rsid w:val="00CF2A44"/>
    <w:rsid w:val="00D26968"/>
    <w:rsid w:val="00D43187"/>
    <w:rsid w:val="00D60DEC"/>
    <w:rsid w:val="00D778D1"/>
    <w:rsid w:val="00D84028"/>
    <w:rsid w:val="00DA793F"/>
    <w:rsid w:val="00DD6D29"/>
    <w:rsid w:val="00E057AD"/>
    <w:rsid w:val="00E07FD7"/>
    <w:rsid w:val="00E12EE0"/>
    <w:rsid w:val="00E21C87"/>
    <w:rsid w:val="00E329F0"/>
    <w:rsid w:val="00EB58B2"/>
    <w:rsid w:val="00EC0770"/>
    <w:rsid w:val="00EC552B"/>
    <w:rsid w:val="00F408CF"/>
    <w:rsid w:val="00F428B6"/>
    <w:rsid w:val="00F618D7"/>
    <w:rsid w:val="00F964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semiHidden/>
    <w:unhideWhenUsed/>
    <w:qFormat/>
    <w:rsid w:val="00E07FD7"/>
    <w:pPr>
      <w:keepNext/>
      <w:spacing w:before="240" w:after="60"/>
      <w:outlineLvl w:val="1"/>
    </w:pPr>
    <w:rPr>
      <w:rFonts w:ascii="Calibri Light" w:hAnsi="Calibri Light"/>
      <w:b/>
      <w:bCs/>
      <w:i/>
      <w:iCs/>
      <w:sz w:val="28"/>
      <w:szCs w:val="28"/>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semiHidden/>
    <w:rsid w:val="00E07FD7"/>
    <w:rPr>
      <w:rFonts w:ascii="Calibri Light" w:eastAsia="Times New Roman" w:hAnsi="Calibri Light" w:cs="Times New Roman"/>
      <w:b/>
      <w:bCs/>
      <w:i/>
      <w:iCs/>
      <w:sz w:val="28"/>
      <w:szCs w:val="28"/>
      <w:lang w:eastAsia="ja-JP"/>
    </w:rPr>
  </w:style>
  <w:style w:type="character" w:styleId="Strong">
    <w:name w:val="Strong"/>
    <w:uiPriority w:val="22"/>
    <w:qFormat/>
    <w:rsid w:val="00E07FD7"/>
    <w:rPr>
      <w:b/>
      <w:bCs/>
    </w:rPr>
  </w:style>
  <w:style w:type="paragraph" w:styleId="Revision">
    <w:name w:val="Revision"/>
    <w:hidden/>
    <w:uiPriority w:val="99"/>
    <w:semiHidden/>
    <w:rsid w:val="000030F5"/>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5" Type="http://schemas.openxmlformats.org/officeDocument/2006/relationships/footnotes" Target="footnotes.xml"/><Relationship Id="rId15" Type="http://schemas.microsoft.com/office/2018/08/relationships/commentsExtensible" Target="commentsExtensib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157</Words>
  <Characters>899</Characters>
  <Application>Microsoft Office Word</Application>
  <DocSecurity>0</DocSecurity>
  <Lines>7</Lines>
  <Paragraphs>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Adventure Works Cycles</vt:lpstr>
      <vt:lpstr>Product Overview</vt:lpstr>
      <vt:lpstr/>
    </vt:vector>
  </TitlesOfParts>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Mathan Kumar Varadharaja Perumal</cp:lastModifiedBy>
  <cp:revision>7</cp:revision>
  <dcterms:created xsi:type="dcterms:W3CDTF">2022-06-21T15:55:00Z</dcterms:created>
  <dcterms:modified xsi:type="dcterms:W3CDTF">2022-06-21T16:57:00Z</dcterms:modified>
</cp:coreProperties>
</file>